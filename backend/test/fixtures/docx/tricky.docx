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v="urn:schemas-microsoft-com:vml" mc:Ignorable="w14">
  <w:body>
    <w:sdt>
      <w:sdtPr>
        <w:docPartObj>
          <w:docPartGallery w:val="Table of Contents"/>
          <w:docPartUnique/>
        </w:docPartObj>
      </w:sdtPr>
      <w:sdtContent>
        <w:p w14:paraId="10000001">
          <w:pPr>
            <w:pStyle w:val="TOCHeading"/>
          </w:pPr>
          <w:r>
            <w:t>Зміст</w:t>
          </w:r>
        </w:p>
        <w:p w14:paraId="10000002"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Вступ</w:t>
          </w:r>
          <w:r>
            <w:tab/>
          </w:r>
          <w:r>
            <w:t>1</w:t>
          </w:r>
          <w:r>
            <w:fldChar w:fldCharType="end"/>
          </w:r>
        </w:p>
      </w:sdtContent>
    </w:sdt>
    <w:p w14:paraId="10000003">
      <w:pPr>
        <w:pStyle w:val="a1"/>
      </w:pPr>
      <w:bookmarkStart w:id="0" w:name="_Toc1"/>
      <w:r>
        <w:t>Вступ</w:t>
      </w:r>
      <w:bookmarkEnd w:id="0"/>
    </w:p>
    <w:p w14:paraId="10000004">
      <w:r w:rsidR="00A1">
        <w:t xml:space="preserve">Методи оцінювання: Asse</w:t>
      </w:r>
      <w:proofErr w:type="spellStart"/>
      <w:r w:rsidR="00B2">
        <w:t>ssment</w:t>
      </w:r>
      <w:proofErr w:type="spellEnd"/>
      <w:r>
        <w:t xml:space="preserve"> та </w:t>
      </w:r>
      <w:smartTag w:uri="urn:test" w:element="place">
        <w:r>
          <w:t>Київ</w:t>
        </w:r>
      </w:smartTag>
      <w:r>
        <w:t>.</w:t>
      </w:r>
    </w:p>
    <w:p w14:paraId="10000005">
      <w:r>
        <w:t>Колонка А</w:t>
      </w:r>
      <w:r>
        <w:tab/>
        <w:t>Колонка Б</w:t>
      </w:r>
      <w:r>
        <w:br/>
        <w:t>Другий рядок</w:t>
      </w:r>
    </w:p>
    <w:p w14:paraId="10000006">
      <w:r>
        <w:t xml:space="preserve">Дата документа: </w:t>
      </w:r>
      <w:fldSimple w:instr=" DATE \@ &quot;dd.MM.yyyy&quot; ">
        <w:r>
          <w:t>15.01.2026</w:t>
        </w:r>
      </w:fldSimple>
    </w:p>
    <w:p w14:paraId="10000007">
      <w:r>
        <w:t xml:space="preserve">Сторінка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 w14:paraId="10000008">
      <w:r>
        <w:t xml:space="preserve">Див. примітку</w:t>
      </w:r>
      <w:r>
        <w:rPr>
          <w:vertAlign w:val="superscript"/>
        </w:rPr>
        <w:footnoteReference w:id="1"/>
      </w:r>
      <w:r>
        <w:t xml:space="preserve"> щодо дедлайнів.</w:t>
      </w:r>
    </w:p>
    <w:p w14:paraId="10000009">
      <w:r>
        <w:t xml:space="preserve">Ім'я студента: </w:t>
      </w:r>
      <w:sdt>
        <w:sdtPr>
          <w:alias w:val="Name"/>
        </w:sdtPr>
        <w:sdtContent>
          <w:r>
            <w:t>Олена</w:t>
          </w:r>
        </w:sdtContent>
      </w:sdt>
    </w:p>
    <w:sdt>
      <w:sdtPr>
        <w:alias w:val="Block"/>
      </w:sdtPr>
      <w:sdtContent>
        <w:p w14:paraId="1000000A">
          <w:r>
            <w:t>Абзац у блоковому контролі вмісту.</w:t>
          </w:r>
        </w:p>
      </w:sdtContent>
    </w:sdt>
    <w:p w14:paraId="1000000B">
      <w:r>
        <w:t xml:space="preserve">Текст із фігурою </w:t>
      </w:r>
      <w:r>
        <w:pict>
          <v:shape id="tb1" style="width:100pt;height:30pt" type="#_x0000_t202">
            <v:textbox>
              <w:txbxContent>
                <w:p>
                  <w:r>
                    <w:t>Текст у написі</w:t>
                  </w:r>
                </w:p>
              </w:txbxContent>
            </v:textbox>
          </v:shape>
        </w:pict>
      </w:r>
      <w:r>
        <w:t xml:space="preserve"> після фігури.</w:t>
      </w:r>
    </w:p>
    <w:tbl>
      <w:tblPr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 w14:paraId="1000000C">
            <w:r>
              <w:t>Зовнішня клітинка</w:t>
            </w:r>
          </w:p>
        </w:tc>
        <w:tc>
          <w:tcPr>
            <w:tcW w:w="4500" w:type="dxa"/>
          </w:tcPr>
          <w:tbl>
            <w:tblPr>
              <w:tblW w:w="0" w:type="auto"/>
            </w:tblPr>
            <w:tblGrid>
              <w:gridCol w:w="2000"/>
            </w:tblGrid>
            <w:tr>
              <w:tc>
                <w:tcPr>
                  <w:tcW w:w="2000" w:type="dxa"/>
                </w:tcPr>
                <w:p w14:paraId="1000000D">
                  <w:r>
                    <w:t>Вкладена клітинка</w:t>
                  </w:r>
                </w:p>
              </w:tc>
            </w:tr>
          </w:tbl>
          <w:p w14:paraId="1000000E"/>
        </w:tc>
      </w:tr>
    </w:tbl>
    <w:p w14:paraId="1000000F">
      <w:pPr>
        <w:pStyle w:val="ListParagraph"/>
        <w:numPr>
          <w:ilvl w:val="0"/>
          <w:numId w:val="1"/>
        </w:numPr>
      </w:pPr>
      <w:r>
        <w:t>Перший пункт</w:t>
      </w:r>
    </w:p>
    <w:p w14:paraId="10000010">
      <w:pPr>
        <w:pStyle w:val="ListParagraph"/>
        <w:numPr>
          <w:ilvl w:val="0"/>
          <w:numId w:val="1"/>
        </w:numPr>
      </w:pPr>
      <w:r>
        <w:t>Другий пункт</w:t>
      </w:r>
    </w:p>
    <w:p w14:paraId="10000011">
      <w:r>
        <w:t xml:space="preserve">Існуюча правка: </w:t>
      </w:r>
      <w:ins w:id="7" w:author="Reviewer" w:date="2026-01-15T10:00:00Z">
        <w:r>
          <w:t>вставлено</w:t>
        </w:r>
      </w:ins>
      <w:del w:id="8" w:author="Reviewer" w:date="2026-01-15T10:00:00Z">
        <w:r>
          <w:delText>видалено</w:delText>
        </w:r>
      </w:del>
    </w:p>
    <w:p w14:paraId="10000012">
      <w:r>
        <w:t>Final paragraph in English with “smart quotes” and a non-breaking space.</w:t>
      </w:r>
    </w:p>
    <w:sectPr>
      <w:pgSz w:w="11906" w:h="16838"/>
      <w:pgMar w:top="1134" w:right="850" w:bottom="1134" w:left="1701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Дедлайни фіксовані.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a">
    <w:name w:val="Normal"/>
  </w:style>
  <w:style w:type="paragraph" w:styleId="a1">
    <w:name w:val="heading 1"/>
    <w:basedOn w:val="a"/>
    <w:pPr>
      <w:outlineLvl w:val="0"/>
    </w:pPr>
    <w:rPr>
      <w:b/>
      <w:sz w:val="32"/>
    </w:rPr>
  </w:style>
  <w:style w:type="paragraph" w:styleId="TOCHeading">
    <w:name w:val="TOC Heading"/>
    <w:basedOn w:val="a1"/>
  </w:style>
  <w:style w:type="paragraph" w:styleId="TOC1">
    <w:name w:val="toc 1"/>
    <w:basedOn w:val="a"/>
  </w:style>
  <w:style w:type="paragraph" w:styleId="ListParagraph">
    <w:name w:val="List Paragraph"/>
    <w:basedOn w:val="a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