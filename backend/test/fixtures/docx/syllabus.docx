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Силабус курсу «Стратегічний менеджмент»</w:t>
      </w:r>
    </w:p>
    <w:p>
      <w:r>
        <w:t xml:space="preserve">Kyiv School of Economics, MBA Program, 2026</w:t>
      </w:r>
    </w:p>
    <w:p>
      <w:pPr>
        <w:pStyle w:val="Heading1"/>
      </w:pPr>
      <w:r>
        <w:t xml:space="preserve">1. Загальна інформація</w:t>
      </w:r>
    </w:p>
    <w:p>
      <w:r>
        <w:t xml:space="preserve">Курс триває </w:t>
      </w:r>
      <w:r>
        <w:rPr>
          <w:b/>
          <w:bCs/>
        </w:rPr>
        <w:t xml:space="preserve">10 тижнів</w:t>
      </w:r>
      <w:r>
        <w:t xml:space="preserve"> і завершується </w:t>
      </w:r>
      <w:r>
        <w:rPr>
          <w:i/>
          <w:iCs/>
        </w:rPr>
        <w:t xml:space="preserve">письмовим іспитом</w:t>
      </w:r>
      <w:r>
        <w:t xml:space="preserve">. Викладач: доц. Іваненко.</w:t>
      </w:r>
    </w:p>
    <w:p>
      <w:r>
        <w:t xml:space="preserve">Матеріали курсу доступні на </w:t>
      </w:r>
      <w:hyperlink w:history="1" r:id="rIdkxxpsuqp3l6cmlvinph8e">
        <w:r>
          <w:rPr>
            <w:rStyle w:val="Hyperlink"/>
          </w:rPr>
          <w:t xml:space="preserve">сторінці програми</w:t>
        </w:r>
      </w:hyperlink>
      <w:r>
        <w:t xml:space="preserve"> (English: course materials are on the program page).</w:t>
      </w:r>
    </w:p>
    <w:p/>
    <w:p>
      <w:pPr>
        <w:pStyle w:val="Heading1"/>
      </w:pPr>
      <w:r>
        <w:t xml:space="preserve">2. Результати навчання</w:t>
      </w:r>
    </w:p>
    <w:p>
      <w:r>
        <w:t xml:space="preserve">Після завершення курсу студенти зможуть:</w:t>
      </w:r>
    </w:p>
    <w:p>
      <w:pPr>
        <w:pStyle w:val="ListParagraph"/>
        <w:numPr>
          <w:ilvl w:val="0"/>
          <w:numId w:val="2"/>
        </w:numPr>
      </w:pPr>
      <w:r>
        <w:t xml:space="preserve">Аналізувати конкурентне середовище компанії.</w:t>
      </w:r>
    </w:p>
    <w:p>
      <w:pPr>
        <w:pStyle w:val="ListParagraph"/>
        <w:numPr>
          <w:ilvl w:val="0"/>
          <w:numId w:val="2"/>
        </w:numPr>
      </w:pPr>
      <w:r>
        <w:t xml:space="preserve">Формулювати стратегію розвитку бізнесу.</w:t>
      </w:r>
    </w:p>
    <w:p>
      <w:pPr>
        <w:pStyle w:val="ListParagraph"/>
        <w:numPr>
          <w:ilvl w:val="0"/>
          <w:numId w:val="2"/>
        </w:numPr>
      </w:pPr>
      <w:r>
        <w:t xml:space="preserve">Evaluate strategic options using financial metrics.</w:t>
      </w:r>
    </w:p>
    <w:p>
      <w:pPr>
        <w:pStyle w:val="Heading2"/>
      </w:pPr>
      <w:r>
        <w:t xml:space="preserve">2.1 Навички</w:t>
      </w:r>
    </w:p>
    <w:p>
      <w:pPr>
        <w:pStyle w:val="ListParagraph"/>
        <w:numPr>
          <w:ilvl w:val="0"/>
          <w:numId w:val="1"/>
        </w:numPr>
      </w:pPr>
      <w:r>
        <w:t xml:space="preserve">Командна робота</w:t>
      </w:r>
    </w:p>
    <w:p>
      <w:pPr>
        <w:pStyle w:val="ListParagraph"/>
        <w:numPr>
          <w:ilvl w:val="0"/>
          <w:numId w:val="1"/>
        </w:numPr>
      </w:pPr>
      <w:r>
        <w:t xml:space="preserve">Публічні виступи</w:t>
      </w:r>
    </w:p>
    <w:p>
      <w:pPr>
        <w:pStyle w:val="ListParagraph"/>
        <w:numPr>
          <w:ilvl w:val="0"/>
          <w:numId w:val="1"/>
        </w:numPr>
      </w:pPr>
      <w:r>
        <w:t xml:space="preserve">Критичне мислення</w:t>
      </w:r>
    </w:p>
    <w:p>
      <w:pPr>
        <w:pStyle w:val="Heading1"/>
      </w:pPr>
      <w:r>
        <w:t xml:space="preserve">3. Розклад занять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Тиждень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Тема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Кейс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Вступ до стратегії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Nova Poshta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Аналіз галузі (Porter Five Forces)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Monobank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Ресурсний підхід</w:t>
            </w:r>
          </w:p>
        </w:tc>
        <w:tc>
          <w:tcPr>
            <w:tcW w:type="dxa" w:w="3000"/>
          </w:tcPr>
          <w:p/>
        </w:tc>
      </w:tr>
    </w:tbl>
    <w:p>
      <w:pPr>
        <w:pStyle w:val="Heading1"/>
      </w:pPr>
      <w:r>
        <w:t xml:space="preserve">4. Оцінювання</w:t>
      </w:r>
    </w:p>
    <w:p>
      <w:r>
        <w:t xml:space="preserve">Підсумкова оцінка складається з </w:t>
      </w:r>
      <w:del w:id="101" w:author="Іваненко" w:date="2026-01-15T10:00:00Z">
        <w:r>
          <w:delText xml:space="preserve">трьох</w:delText>
        </w:r>
      </w:del>
      <w:ins w:id="102" w:author="Іваненко" w:date="2026-01-15T10:00:00Z">
        <w:r>
          <w:t xml:space="preserve">чотирьох</w:t>
        </w:r>
      </w:ins>
      <w:r>
        <w:t xml:space="preserve"> компонентів.</w:t>
      </w:r>
    </w:p>
    <w:p>
      <w:r>
        <w:t xml:space="preserve">Академічна доброчесність: плагіат неприпустимий.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Сторінка </w:t>
      <w:fldChar w:fldCharType="begin"/>
      <w:instrText xml:space="preserve">PAGE</w:instrText>
      <w:fldChar w:fldCharType="separate"/>
      <w:fldChar w:fldCharType="end"/>
      <w:t xml:space="preserve"> 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kxxpsuqp3l6cmlvinph8e" Type="http://schemas.openxmlformats.org/officeDocument/2006/relationships/hyperlink" Target="https://kse.ua/mb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 Syllabus fixture</dc:title>
  <dc:creator>KSE test fixtures</dc:creator>
  <cp:lastModifiedBy>Un-named</cp:lastModifiedBy>
  <cp:revision>1</cp:revision>
  <dcterms:created xsi:type="dcterms:W3CDTF">2026-10-14T21:24:48.445Z</dcterms:created>
  <dcterms:modified xsi:type="dcterms:W3CDTF">2026-10-14T21:24:48.446Z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